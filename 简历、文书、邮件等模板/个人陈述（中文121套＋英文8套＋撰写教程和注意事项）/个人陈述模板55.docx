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rPr>
          <w:rFonts w:ascii="Times New Roman" w:hAnsi="Times New Roman" w:cs="Times New Roman"/>
          <w:color w:val="000000" w:themeColor="text1"/>
          <w:sz w:val="24"/>
          <w:szCs w:val="24"/>
          <w14:textFill>
            <w14:solidFill>
              <w14:schemeClr w14:val="tx1"/>
            </w14:solidFill>
          </w14:textFill>
        </w:rPr>
      </w:pPr>
      <w:bookmarkStart w:id="3" w:name="_GoBack"/>
      <w:bookmarkEnd w:id="3"/>
      <w:r>
        <w:rPr>
          <w:rFonts w:ascii="Times New Roman" w:hAnsi="Times New Roman" w:cs="Times New Roman"/>
          <w:color w:val="000000" w:themeColor="text1"/>
          <w:sz w:val="24"/>
          <w:szCs w:val="24"/>
          <w14:textFill>
            <w14:solidFill>
              <w14:schemeClr w14:val="tx1"/>
            </w14:solidFill>
          </w14:textFill>
        </w:rPr>
        <w:t>尊敬的老师：</w:t>
      </w:r>
    </w:p>
    <w:p>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您好！首先感谢您在百忙之中阅读我的个人陈述。</w:t>
      </w:r>
    </w:p>
    <w:p>
      <w:pPr>
        <w:spacing w:line="276" w:lineRule="auto"/>
        <w:ind w:firstLine="43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我是</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XX大学2015级</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XX学院</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XX学专业的</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通过过去两年半的学习，我对金融学研究产生了浓厚的兴趣。金融学教给我另一种看待世界和思考问题的角度，社会现象纷繁复杂，但我可以化繁为简，运用简化后的直观模型和严谨的理论去尝试揭示社会运行的种种规律。</w:t>
      </w:r>
      <w:r>
        <w:rPr>
          <w:rFonts w:hint="eastAsia" w:ascii="Times New Roman" w:hAnsi="Times New Roman" w:cs="Times New Roman"/>
          <w:color w:val="000000" w:themeColor="text1"/>
          <w:sz w:val="24"/>
          <w:szCs w:val="24"/>
          <w14:textFill>
            <w14:solidFill>
              <w14:schemeClr w14:val="tx1"/>
            </w14:solidFill>
          </w14:textFill>
        </w:rPr>
        <w:t>经典的理论以其简洁的数学形式和丰富的经济意义深深吸引着我。</w:t>
      </w:r>
    </w:p>
    <w:p>
      <w:pPr>
        <w:spacing w:line="276" w:lineRule="auto"/>
        <w:ind w:firstLine="43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怀揣着对金融学的热忱之心，我认真钻研每一门课程，综合GPAXXX，曾获</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XX奖学金（5%）。我也很注重加强数理统计方面的训练，一方面，我在高等数学、概率论等数学课程中都取得了优异的成绩，曾获</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XXX大学生数学竞赛二等奖；另一方面，我选修了多门计算机学院开设的课程，掌握了Matlab、</w:t>
      </w:r>
      <w:ins w:id="0" w:author="Daphne" w:date="2019-03-07T21:41:43Z">
        <w:r>
          <w:rPr>
            <w:rFonts w:hint="eastAsia" w:ascii="Times New Roman" w:hAnsi="Times New Roman" w:cs="Times New Roman"/>
            <w:color w:val="000000" w:themeColor="text1"/>
            <w:sz w:val="24"/>
            <w:szCs w:val="24"/>
            <w:lang w:val="en-US" w:eastAsia="zh-CN"/>
            <w14:textFill>
              <w14:solidFill>
                <w14:schemeClr w14:val="tx1"/>
              </w14:solidFill>
            </w14:textFill>
          </w:rPr>
          <w:t>py</w:t>
        </w:r>
      </w:ins>
      <w:ins w:id="1" w:author="Daphne" w:date="2019-03-07T21:41:44Z">
        <w:r>
          <w:rPr>
            <w:rFonts w:hint="eastAsia" w:ascii="Times New Roman" w:hAnsi="Times New Roman" w:cs="Times New Roman"/>
            <w:color w:val="000000" w:themeColor="text1"/>
            <w:sz w:val="24"/>
            <w:szCs w:val="24"/>
            <w:lang w:val="en-US" w:eastAsia="zh-CN"/>
            <w14:textFill>
              <w14:solidFill>
                <w14:schemeClr w14:val="tx1"/>
              </w14:solidFill>
            </w14:textFill>
          </w:rPr>
          <w:t>t</w:t>
        </w:r>
      </w:ins>
      <w:ins w:id="2" w:author="Daphne" w:date="2019-03-07T21:41:45Z">
        <w:r>
          <w:rPr>
            <w:rFonts w:hint="eastAsia" w:ascii="Times New Roman" w:hAnsi="Times New Roman" w:cs="Times New Roman"/>
            <w:color w:val="000000" w:themeColor="text1"/>
            <w:sz w:val="24"/>
            <w:szCs w:val="24"/>
            <w:lang w:val="en-US" w:eastAsia="zh-CN"/>
            <w14:textFill>
              <w14:solidFill>
                <w14:schemeClr w14:val="tx1"/>
              </w14:solidFill>
            </w14:textFill>
          </w:rPr>
          <w:t>hon</w:t>
        </w:r>
      </w:ins>
      <w:r>
        <w:rPr>
          <w:rFonts w:ascii="Times New Roman" w:hAnsi="Times New Roman" w:cs="Times New Roman"/>
          <w:color w:val="000000" w:themeColor="text1"/>
          <w:sz w:val="24"/>
          <w:szCs w:val="24"/>
          <w14:textFill>
            <w14:solidFill>
              <w14:schemeClr w14:val="tx1"/>
            </w14:solidFill>
          </w14:textFill>
        </w:rPr>
        <w:t>等编程软件的基本操作，能够熟练使用 Stata、SAS、SPSS等软件处理数据。此外，我英语水平优异，CET-6（XXX）和TOEFL（XXXX）均取得优秀的成绩，可熟练阅读英文文献。扎实的专业基础、数理基础，优秀的软件操作能力和英语水平，均助力我更好地投身学术研究。更重要的是，我性格沉稳笃定、坚持不懈，我坚信自己可以将这份热忱落到实处，静下心来去探索。</w:t>
      </w:r>
    </w:p>
    <w:p>
      <w:pPr>
        <w:spacing w:line="276" w:lineRule="auto"/>
        <w:ind w:firstLine="43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大学期间，我便努力将这份学术热忱落到实处，在一次次的科研经历中增强自己的科研能力。我先是与同学一起申报了XXX大学大学生创新训练计划项目，申报题目为《</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XXXX，通过此项目我了解了科研的基本方法，初步感受到学术科研的魅力。之后，我主动联系学院老师，想参与更为系统的科研训练。在</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XXX教授的指导下，我先后与他合作完成</w:t>
      </w:r>
      <w:ins w:id="3" w:author="Daphne" w:date="2019-03-07T21:43:26Z">
        <w:r>
          <w:rPr>
            <w:rFonts w:hint="eastAsia" w:ascii="Times New Roman" w:hAnsi="Times New Roman" w:cs="Times New Roman"/>
            <w:color w:val="000000" w:themeColor="text1"/>
            <w:sz w:val="24"/>
            <w:szCs w:val="24"/>
            <w:lang w:val="en-US" w:eastAsia="zh-CN"/>
            <w14:textFill>
              <w14:solidFill>
                <w14:schemeClr w14:val="tx1"/>
              </w14:solidFill>
            </w14:textFill>
          </w:rPr>
          <w:t>一</w:t>
        </w:r>
      </w:ins>
      <w:r>
        <w:rPr>
          <w:rFonts w:ascii="Times New Roman" w:hAnsi="Times New Roman" w:cs="Times New Roman"/>
          <w:color w:val="000000" w:themeColor="text1"/>
          <w:sz w:val="24"/>
          <w:szCs w:val="24"/>
          <w14:textFill>
            <w14:solidFill>
              <w14:schemeClr w14:val="tx1"/>
            </w14:solidFill>
          </w14:textFill>
        </w:rPr>
        <w:t>篇论文。在《</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XXXX》一文中，基于XXXXX模型，我们发现</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XXXXX</w:t>
      </w:r>
      <w:r>
        <w:rPr>
          <w:rFonts w:hint="eastAsia"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…………..在进一步研究的过程中，我对</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xxxxx领域产生了浓厚的研究兴趣</w:t>
      </w:r>
      <w:ins w:id="4" w:author="Daphne" w:date="2019-03-07T21:43:52Z">
        <w:r>
          <w:rPr>
            <w:rFonts w:hint="eastAsia" w:ascii="Times New Roman" w:hAnsi="Times New Roman" w:cs="Times New Roman"/>
            <w:color w:val="000000" w:themeColor="text1"/>
            <w:sz w:val="24"/>
            <w:szCs w:val="24"/>
            <w:lang w:eastAsia="zh-CN"/>
            <w14:textFill>
              <w14:solidFill>
                <w14:schemeClr w14:val="tx1"/>
              </w14:solidFill>
            </w14:textFill>
          </w:rPr>
          <w:t>。</w:t>
        </w:r>
      </w:ins>
      <w:bookmarkStart w:id="0" w:name="OLE_LINK3"/>
      <w:bookmarkStart w:id="1" w:name="OLE_LINK2"/>
      <w:bookmarkStart w:id="2" w:name="OLE_LINK1"/>
      <w:r>
        <w:rPr>
          <w:rFonts w:ascii="Times New Roman" w:hAnsi="Times New Roman" w:cs="Times New Roman"/>
          <w:color w:val="000000" w:themeColor="text1"/>
          <w:sz w:val="24"/>
          <w:szCs w:val="24"/>
          <w14:textFill>
            <w14:solidFill>
              <w14:schemeClr w14:val="tx1"/>
            </w14:solidFill>
          </w14:textFill>
        </w:rPr>
        <w:t>经过一系列科研经历，我的科研素养和科研能力均有了大幅提升，对金融学亦有了更为深刻的认识。</w:t>
      </w:r>
    </w:p>
    <w:bookmarkEnd w:id="0"/>
    <w:bookmarkEnd w:id="1"/>
    <w:bookmarkEnd w:id="2"/>
    <w:p>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我一直深深向往着清华</w:t>
      </w:r>
      <w:ins w:id="5" w:author="Daphne" w:date="2019-03-07T21:42:25Z">
        <w:r>
          <w:rPr>
            <w:rFonts w:hint="eastAsia" w:ascii="Times New Roman" w:hAnsi="Times New Roman" w:cs="Times New Roman"/>
            <w:color w:val="000000" w:themeColor="text1"/>
            <w:sz w:val="24"/>
            <w:szCs w:val="24"/>
            <w:lang w:val="en-US" w:eastAsia="zh-CN"/>
            <w14:textFill>
              <w14:solidFill>
                <w14:schemeClr w14:val="tx1"/>
              </w14:solidFill>
            </w14:textFill>
          </w:rPr>
          <w:t>大学</w:t>
        </w:r>
      </w:ins>
      <w:ins w:id="6" w:author="Daphne" w:date="2019-03-07T21:42:26Z">
        <w:r>
          <w:rPr>
            <w:rFonts w:hint="eastAsia" w:ascii="Times New Roman" w:hAnsi="Times New Roman" w:cs="Times New Roman"/>
            <w:color w:val="000000" w:themeColor="text1"/>
            <w:sz w:val="24"/>
            <w:szCs w:val="24"/>
            <w:lang w:val="en-US" w:eastAsia="zh-CN"/>
            <w14:textFill>
              <w14:solidFill>
                <w14:schemeClr w14:val="tx1"/>
              </w14:solidFill>
            </w14:textFill>
          </w:rPr>
          <w:t>经济</w:t>
        </w:r>
      </w:ins>
      <w:ins w:id="7" w:author="Daphne" w:date="2019-03-07T21:42:27Z">
        <w:r>
          <w:rPr>
            <w:rFonts w:hint="eastAsia" w:ascii="Times New Roman" w:hAnsi="Times New Roman" w:cs="Times New Roman"/>
            <w:color w:val="000000" w:themeColor="text1"/>
            <w:sz w:val="24"/>
            <w:szCs w:val="24"/>
            <w:lang w:val="en-US" w:eastAsia="zh-CN"/>
            <w14:textFill>
              <w14:solidFill>
                <w14:schemeClr w14:val="tx1"/>
              </w14:solidFill>
            </w14:textFill>
          </w:rPr>
          <w:t>管理</w:t>
        </w:r>
      </w:ins>
      <w:r>
        <w:rPr>
          <w:rFonts w:ascii="Times New Roman" w:hAnsi="Times New Roman" w:cs="Times New Roman"/>
          <w:color w:val="000000" w:themeColor="text1"/>
          <w:sz w:val="24"/>
          <w:szCs w:val="24"/>
          <w14:textFill>
            <w14:solidFill>
              <w14:schemeClr w14:val="tx1"/>
            </w14:solidFill>
          </w14:textFill>
        </w:rPr>
        <w:t>学院顶尖的师资力量、培养模式和学术氛围，两年多的积累努力后，我申请到贵院继续深造。结合自身兴趣爱好与背景经历，我认为自己十分适合并且也有能力继续攻读博士学位。目前我对</w:t>
      </w:r>
      <w:r>
        <w:rPr>
          <w:rFonts w:hint="eastAsia" w:ascii="Times New Roman" w:hAnsi="Times New Roman" w:cs="Times New Roman"/>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xxxx方向尤为感兴趣，希望能够在相关领域深入研究，跟随导师认真学习，大量阅读中外相关文献，了解金融学术的发展前沿，扩大学术视野，争取形成自己独到的见解。博士毕业后，我希望在高校研究所任职，继续从事自己热爱的科研事业。</w:t>
      </w:r>
    </w:p>
    <w:p>
      <w:pPr>
        <w:spacing w:line="276" w:lineRule="auto"/>
        <w:ind w:firstLine="43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现在的我，正在一步步向我的金融学术之梦迈进。我十分希望能够参加贵院的</w:t>
      </w:r>
      <w:ins w:id="8" w:author="Daphne" w:date="2019-03-07T21:43:08Z">
        <w:r>
          <w:rPr>
            <w:rFonts w:hint="eastAsia" w:ascii="Times New Roman" w:hAnsi="Times New Roman" w:cs="Times New Roman"/>
            <w:color w:val="000000" w:themeColor="text1"/>
            <w:sz w:val="24"/>
            <w:szCs w:val="24"/>
            <w:lang w:val="en-US" w:eastAsia="zh-CN"/>
            <w14:textFill>
              <w14:solidFill>
                <w14:schemeClr w14:val="tx1"/>
              </w14:solidFill>
            </w14:textFill>
          </w:rPr>
          <w:t>夏</w:t>
        </w:r>
      </w:ins>
      <w:r>
        <w:rPr>
          <w:rFonts w:ascii="Times New Roman" w:hAnsi="Times New Roman" w:cs="Times New Roman"/>
          <w:color w:val="000000" w:themeColor="text1"/>
          <w:sz w:val="24"/>
          <w:szCs w:val="24"/>
          <w14:textFill>
            <w14:solidFill>
              <w14:schemeClr w14:val="tx1"/>
            </w14:solidFill>
          </w14:textFill>
        </w:rPr>
        <w:t>令营，在老师的教诲和指导下提升自身的专业水平和科研素养，不忘初心砥砺前行，逐步走向自己所憧憬的未来！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phne">
    <w15:presenceInfo w15:providerId="WPS Office" w15:userId="34372298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C9A"/>
    <w:rsid w:val="000073C4"/>
    <w:rsid w:val="000117D6"/>
    <w:rsid w:val="00014807"/>
    <w:rsid w:val="000403AD"/>
    <w:rsid w:val="00052958"/>
    <w:rsid w:val="00054955"/>
    <w:rsid w:val="000657A7"/>
    <w:rsid w:val="0006648E"/>
    <w:rsid w:val="00077124"/>
    <w:rsid w:val="000A351D"/>
    <w:rsid w:val="000A3F0D"/>
    <w:rsid w:val="000B02CB"/>
    <w:rsid w:val="000C00B0"/>
    <w:rsid w:val="000E3B98"/>
    <w:rsid w:val="000E3E30"/>
    <w:rsid w:val="000F0603"/>
    <w:rsid w:val="000F1FE3"/>
    <w:rsid w:val="000F41C7"/>
    <w:rsid w:val="001055AB"/>
    <w:rsid w:val="001161ED"/>
    <w:rsid w:val="00123A74"/>
    <w:rsid w:val="00124B61"/>
    <w:rsid w:val="0014143B"/>
    <w:rsid w:val="001A026D"/>
    <w:rsid w:val="001A65F3"/>
    <w:rsid w:val="001F2CCB"/>
    <w:rsid w:val="001F62EF"/>
    <w:rsid w:val="001F6498"/>
    <w:rsid w:val="00201244"/>
    <w:rsid w:val="002030EF"/>
    <w:rsid w:val="00210F8A"/>
    <w:rsid w:val="002114E8"/>
    <w:rsid w:val="0023274A"/>
    <w:rsid w:val="002417AD"/>
    <w:rsid w:val="00245B60"/>
    <w:rsid w:val="00271DFA"/>
    <w:rsid w:val="00283132"/>
    <w:rsid w:val="00292178"/>
    <w:rsid w:val="002A60C6"/>
    <w:rsid w:val="002B5AD8"/>
    <w:rsid w:val="002C5E58"/>
    <w:rsid w:val="002D6E07"/>
    <w:rsid w:val="002F2487"/>
    <w:rsid w:val="002F4036"/>
    <w:rsid w:val="002F5330"/>
    <w:rsid w:val="002F5C1B"/>
    <w:rsid w:val="002F78D4"/>
    <w:rsid w:val="002F79D9"/>
    <w:rsid w:val="00310CBC"/>
    <w:rsid w:val="00315217"/>
    <w:rsid w:val="0032265F"/>
    <w:rsid w:val="00323ACF"/>
    <w:rsid w:val="00331FC0"/>
    <w:rsid w:val="00374E59"/>
    <w:rsid w:val="00375969"/>
    <w:rsid w:val="0037785C"/>
    <w:rsid w:val="00377F6D"/>
    <w:rsid w:val="00383CA2"/>
    <w:rsid w:val="0039793E"/>
    <w:rsid w:val="003A5ED5"/>
    <w:rsid w:val="003D4240"/>
    <w:rsid w:val="003D5478"/>
    <w:rsid w:val="004306F0"/>
    <w:rsid w:val="00434549"/>
    <w:rsid w:val="00437324"/>
    <w:rsid w:val="004411E9"/>
    <w:rsid w:val="00451834"/>
    <w:rsid w:val="00461F3E"/>
    <w:rsid w:val="00463123"/>
    <w:rsid w:val="00464470"/>
    <w:rsid w:val="00480289"/>
    <w:rsid w:val="00480528"/>
    <w:rsid w:val="00483C71"/>
    <w:rsid w:val="004B443E"/>
    <w:rsid w:val="004C4D3C"/>
    <w:rsid w:val="004C54DB"/>
    <w:rsid w:val="004D47C0"/>
    <w:rsid w:val="004F16CC"/>
    <w:rsid w:val="005350D6"/>
    <w:rsid w:val="0054626E"/>
    <w:rsid w:val="00556809"/>
    <w:rsid w:val="005639CE"/>
    <w:rsid w:val="00565E99"/>
    <w:rsid w:val="005770BD"/>
    <w:rsid w:val="00583E14"/>
    <w:rsid w:val="005B5E8D"/>
    <w:rsid w:val="005C2975"/>
    <w:rsid w:val="005F6D6E"/>
    <w:rsid w:val="00644397"/>
    <w:rsid w:val="006449DD"/>
    <w:rsid w:val="00644BE5"/>
    <w:rsid w:val="00670F97"/>
    <w:rsid w:val="00671F56"/>
    <w:rsid w:val="00672CDA"/>
    <w:rsid w:val="006739B2"/>
    <w:rsid w:val="00690B03"/>
    <w:rsid w:val="00690D16"/>
    <w:rsid w:val="00692C94"/>
    <w:rsid w:val="006A2E28"/>
    <w:rsid w:val="006B4850"/>
    <w:rsid w:val="006C2DA8"/>
    <w:rsid w:val="006D2E4C"/>
    <w:rsid w:val="006D66F1"/>
    <w:rsid w:val="006F43B0"/>
    <w:rsid w:val="00720888"/>
    <w:rsid w:val="007355FC"/>
    <w:rsid w:val="00761065"/>
    <w:rsid w:val="00775948"/>
    <w:rsid w:val="0078331A"/>
    <w:rsid w:val="007A124A"/>
    <w:rsid w:val="007A4399"/>
    <w:rsid w:val="007D297A"/>
    <w:rsid w:val="007E620B"/>
    <w:rsid w:val="007E665E"/>
    <w:rsid w:val="007F7B34"/>
    <w:rsid w:val="00807A02"/>
    <w:rsid w:val="00834348"/>
    <w:rsid w:val="00850221"/>
    <w:rsid w:val="00853972"/>
    <w:rsid w:val="00883413"/>
    <w:rsid w:val="00885A9A"/>
    <w:rsid w:val="008A522A"/>
    <w:rsid w:val="008A7ACC"/>
    <w:rsid w:val="008C4E82"/>
    <w:rsid w:val="008D5C33"/>
    <w:rsid w:val="008D7D25"/>
    <w:rsid w:val="00917592"/>
    <w:rsid w:val="009234E2"/>
    <w:rsid w:val="009322E2"/>
    <w:rsid w:val="00986DF7"/>
    <w:rsid w:val="009870B5"/>
    <w:rsid w:val="009B50B1"/>
    <w:rsid w:val="009D562E"/>
    <w:rsid w:val="009E09B3"/>
    <w:rsid w:val="009F434F"/>
    <w:rsid w:val="009F60A1"/>
    <w:rsid w:val="00A104E3"/>
    <w:rsid w:val="00A13E2E"/>
    <w:rsid w:val="00A16A1F"/>
    <w:rsid w:val="00A2368D"/>
    <w:rsid w:val="00A301CB"/>
    <w:rsid w:val="00A46406"/>
    <w:rsid w:val="00A5673F"/>
    <w:rsid w:val="00A76BBE"/>
    <w:rsid w:val="00A80218"/>
    <w:rsid w:val="00A823C0"/>
    <w:rsid w:val="00A866A4"/>
    <w:rsid w:val="00AA3CCF"/>
    <w:rsid w:val="00AB7455"/>
    <w:rsid w:val="00AC4F55"/>
    <w:rsid w:val="00AD31F6"/>
    <w:rsid w:val="00AF5133"/>
    <w:rsid w:val="00B07047"/>
    <w:rsid w:val="00B31D19"/>
    <w:rsid w:val="00B44C13"/>
    <w:rsid w:val="00B50295"/>
    <w:rsid w:val="00B61428"/>
    <w:rsid w:val="00BB49A4"/>
    <w:rsid w:val="00BB5074"/>
    <w:rsid w:val="00BD15E0"/>
    <w:rsid w:val="00BD1635"/>
    <w:rsid w:val="00BE6C05"/>
    <w:rsid w:val="00C1773B"/>
    <w:rsid w:val="00C414E7"/>
    <w:rsid w:val="00C4591F"/>
    <w:rsid w:val="00C475BA"/>
    <w:rsid w:val="00C55112"/>
    <w:rsid w:val="00C55DAC"/>
    <w:rsid w:val="00C91CA7"/>
    <w:rsid w:val="00C91DC4"/>
    <w:rsid w:val="00CB0781"/>
    <w:rsid w:val="00CD0F8E"/>
    <w:rsid w:val="00CE7E4D"/>
    <w:rsid w:val="00D20F45"/>
    <w:rsid w:val="00D22C9A"/>
    <w:rsid w:val="00D40FD1"/>
    <w:rsid w:val="00D504CC"/>
    <w:rsid w:val="00D55AD9"/>
    <w:rsid w:val="00D75B89"/>
    <w:rsid w:val="00D931AC"/>
    <w:rsid w:val="00D95976"/>
    <w:rsid w:val="00DA6A17"/>
    <w:rsid w:val="00DB7E53"/>
    <w:rsid w:val="00DF0076"/>
    <w:rsid w:val="00DF1D49"/>
    <w:rsid w:val="00DF4EAB"/>
    <w:rsid w:val="00E114DF"/>
    <w:rsid w:val="00E11F76"/>
    <w:rsid w:val="00E22A8C"/>
    <w:rsid w:val="00E24A4D"/>
    <w:rsid w:val="00E30902"/>
    <w:rsid w:val="00E32FFA"/>
    <w:rsid w:val="00E64449"/>
    <w:rsid w:val="00E64629"/>
    <w:rsid w:val="00E7187C"/>
    <w:rsid w:val="00E81356"/>
    <w:rsid w:val="00E90CEE"/>
    <w:rsid w:val="00EC168E"/>
    <w:rsid w:val="00EC334F"/>
    <w:rsid w:val="00ED1352"/>
    <w:rsid w:val="00ED329E"/>
    <w:rsid w:val="00EE167B"/>
    <w:rsid w:val="00EE2631"/>
    <w:rsid w:val="00EF62E9"/>
    <w:rsid w:val="00F35E14"/>
    <w:rsid w:val="00F36911"/>
    <w:rsid w:val="00F64D3B"/>
    <w:rsid w:val="00F6684B"/>
    <w:rsid w:val="00F77C34"/>
    <w:rsid w:val="00FB3990"/>
    <w:rsid w:val="00FE730A"/>
    <w:rsid w:val="00FE784B"/>
    <w:rsid w:val="0D804D62"/>
    <w:rsid w:val="1C2C6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5"/>
    <w:semiHidden/>
    <w:unhideWhenUsed/>
    <w:uiPriority w:val="99"/>
    <w:pPr>
      <w:jc w:val="left"/>
    </w:pPr>
  </w:style>
  <w:style w:type="paragraph" w:styleId="4">
    <w:name w:val="Balloon Text"/>
    <w:basedOn w:val="1"/>
    <w:link w:val="14"/>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semiHidden/>
    <w:unhideWhenUsed/>
    <w:uiPriority w:val="99"/>
    <w:rPr>
      <w:b/>
      <w:bCs/>
    </w:rPr>
  </w:style>
  <w:style w:type="character" w:styleId="10">
    <w:name w:val="annotation reference"/>
    <w:basedOn w:val="9"/>
    <w:semiHidden/>
    <w:unhideWhenUsed/>
    <w:uiPriority w:val="99"/>
    <w:rPr>
      <w:sz w:val="21"/>
      <w:szCs w:val="21"/>
    </w:rPr>
  </w:style>
  <w:style w:type="character" w:customStyle="1" w:styleId="11">
    <w:name w:val="页眉 字符"/>
    <w:basedOn w:val="9"/>
    <w:link w:val="6"/>
    <w:uiPriority w:val="99"/>
    <w:rPr>
      <w:sz w:val="18"/>
      <w:szCs w:val="18"/>
    </w:rPr>
  </w:style>
  <w:style w:type="character" w:customStyle="1" w:styleId="12">
    <w:name w:val="页脚 字符"/>
    <w:basedOn w:val="9"/>
    <w:link w:val="5"/>
    <w:uiPriority w:val="99"/>
    <w:rPr>
      <w:sz w:val="18"/>
      <w:szCs w:val="18"/>
    </w:rPr>
  </w:style>
  <w:style w:type="character" w:customStyle="1" w:styleId="13">
    <w:name w:val="标题 1 字符"/>
    <w:basedOn w:val="9"/>
    <w:link w:val="2"/>
    <w:uiPriority w:val="9"/>
    <w:rPr>
      <w:b/>
      <w:bCs/>
      <w:kern w:val="44"/>
      <w:sz w:val="44"/>
      <w:szCs w:val="44"/>
    </w:rPr>
  </w:style>
  <w:style w:type="character" w:customStyle="1" w:styleId="14">
    <w:name w:val="批注框文本 字符"/>
    <w:basedOn w:val="9"/>
    <w:link w:val="4"/>
    <w:semiHidden/>
    <w:uiPriority w:val="99"/>
    <w:rPr>
      <w:sz w:val="18"/>
      <w:szCs w:val="18"/>
    </w:rPr>
  </w:style>
  <w:style w:type="character" w:customStyle="1" w:styleId="15">
    <w:name w:val="批注文字 字符"/>
    <w:basedOn w:val="9"/>
    <w:link w:val="3"/>
    <w:semiHidden/>
    <w:qFormat/>
    <w:uiPriority w:val="99"/>
  </w:style>
  <w:style w:type="character" w:customStyle="1" w:styleId="16">
    <w:name w:val="批注主题 字符"/>
    <w:basedOn w:val="15"/>
    <w:link w:val="7"/>
    <w:semiHidden/>
    <w:uiPriority w:val="99"/>
    <w:rPr>
      <w:b/>
      <w:bCs/>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994</Words>
  <Characters>1080</Characters>
  <Lines>9</Lines>
  <Paragraphs>2</Paragraphs>
  <TotalTime>564</TotalTime>
  <ScaleCrop>false</ScaleCrop>
  <LinksUpToDate>false</LinksUpToDate>
  <CharactersWithSpaces>1096</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2018-03-07T15:06:00Z</dcterms:created>
  <dc:creator>xiziqiong</dc:creator>
  <cp:lastModifiedBy>芝士</cp:lastModifiedBy>
  <cp:lastPrinted>2017-11-15T13:21:00Z</cp:lastPrinted>
  <dcterms:modified xsi:type="dcterms:W3CDTF">2020-01-24T09:25:43Z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